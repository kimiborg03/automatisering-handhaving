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EE3BB" w14:textId="431E9F04" w:rsidR="0065300A" w:rsidRDefault="001971BD" w:rsidP="008B4E03">
      <w:pPr>
        <w:rPr>
          <w:lang w:val="nl-NL"/>
        </w:rPr>
      </w:pPr>
      <w:r>
        <w:rPr>
          <w:lang w:val="nl-NL"/>
        </w:rPr>
        <w:t>12 april -24 april 2025</w:t>
      </w:r>
    </w:p>
    <w:p w14:paraId="7A00AE60" w14:textId="5859C6DD" w:rsidR="008B4E03" w:rsidRDefault="008B4E03" w:rsidP="008B4E03">
      <w:pPr>
        <w:rPr>
          <w:lang w:val="nl-NL"/>
        </w:rPr>
      </w:pPr>
      <w:r>
        <w:rPr>
          <w:lang w:val="nl-NL"/>
        </w:rPr>
        <w:t>Deze sprint hebben wij voor het eerst kunnen werken aan de code van het project. Als eer</w:t>
      </w:r>
      <w:r w:rsidR="00485341">
        <w:rPr>
          <w:lang w:val="nl-NL"/>
        </w:rPr>
        <w:t xml:space="preserve">st </w:t>
      </w:r>
      <w:r>
        <w:rPr>
          <w:lang w:val="nl-NL"/>
        </w:rPr>
        <w:t xml:space="preserve">hebben we het project aangemaakt en de database waarvan we een design hebben gemaakt klaargezet in de project omgeving. Daarna hebben wij gewerkt aan de formulieren die accounts kunnen registreren, wedstrijden kunnen aanmaken en gebruikers laat inloggen. </w:t>
      </w:r>
    </w:p>
    <w:p w14:paraId="072E9184" w14:textId="11B1E781" w:rsidR="008B4E03" w:rsidRDefault="008B4E03" w:rsidP="008B4E03">
      <w:pPr>
        <w:rPr>
          <w:lang w:val="nl-NL"/>
        </w:rPr>
      </w:pPr>
      <w:r>
        <w:rPr>
          <w:lang w:val="nl-NL"/>
        </w:rPr>
        <w:t>Helaas hebben wij deze sprint niet veel tijd gehad om op school te werken vanwege goede vrijdag en de toe</w:t>
      </w:r>
      <w:r w:rsidR="003A2906">
        <w:rPr>
          <w:lang w:val="nl-NL"/>
        </w:rPr>
        <w:t>t</w:t>
      </w:r>
      <w:r>
        <w:rPr>
          <w:lang w:val="nl-NL"/>
        </w:rPr>
        <w:t>sweek die daarna volgde, maar alsnog hebben we de formulieren af kunnen ronden. De registratie user story is helaas niet af. Volgende sprint zullen we daar nog een gratis htmp server voor moeten vinden die de mails naar de gebruiker zijn inbox verstuurt in plaats van dat het via mailtrap gaat.</w:t>
      </w:r>
    </w:p>
    <w:p w14:paraId="370A29F3" w14:textId="1F01FF14" w:rsidR="008B4E03" w:rsidRPr="008B4E03" w:rsidRDefault="008B4E03">
      <w:pPr>
        <w:rPr>
          <w:noProof/>
          <w:lang w:val="nl-NL"/>
        </w:rPr>
      </w:pPr>
      <w:r w:rsidRPr="008B4E03">
        <w:rPr>
          <w:noProof/>
          <w:lang w:val="nl-NL"/>
        </w:rPr>
        <w:br w:type="page"/>
      </w:r>
    </w:p>
    <w:p w14:paraId="2AA36CAC" w14:textId="7A2E2FB9" w:rsidR="005C2D3E" w:rsidRDefault="008B4E03">
      <w:r>
        <w:rPr>
          <w:noProof/>
        </w:rPr>
        <w:lastRenderedPageBreak/>
        <w:drawing>
          <wp:inline distT="0" distB="0" distL="0" distR="0" wp14:anchorId="58E9D746" wp14:editId="1DF47711">
            <wp:extent cx="2977157" cy="4210048"/>
            <wp:effectExtent l="0" t="0" r="0" b="0"/>
            <wp:docPr id="130923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51340" name="Picture 320061190"/>
                    <pic:cNvPicPr/>
                  </pic:nvPicPr>
                  <pic:blipFill>
                    <a:blip r:embed="rId4">
                      <a:extLst>
                        <a:ext uri="{28A0092B-C50C-407E-A947-70E740481C1C}">
                          <a14:useLocalDpi xmlns:a14="http://schemas.microsoft.com/office/drawing/2010/main" val="0"/>
                        </a:ext>
                      </a:extLst>
                    </a:blip>
                    <a:stretch>
                      <a:fillRect/>
                    </a:stretch>
                  </pic:blipFill>
                  <pic:spPr>
                    <a:xfrm>
                      <a:off x="0" y="0"/>
                      <a:ext cx="2977157" cy="4210048"/>
                    </a:xfrm>
                    <a:prstGeom prst="rect">
                      <a:avLst/>
                    </a:prstGeom>
                  </pic:spPr>
                </pic:pic>
              </a:graphicData>
            </a:graphic>
          </wp:inline>
        </w:drawing>
      </w:r>
    </w:p>
    <w:p w14:paraId="57B6D939" w14:textId="77777777" w:rsidR="001A4023" w:rsidRDefault="001A4023"/>
    <w:p w14:paraId="4C85DD86" w14:textId="77777777" w:rsidR="00073D5F" w:rsidRDefault="001A4023">
      <w:pPr>
        <w:rPr>
          <w:lang w:val="nl-NL"/>
        </w:rPr>
      </w:pPr>
      <w:r w:rsidRPr="008F05F9">
        <w:rPr>
          <w:lang w:val="nl-NL"/>
        </w:rPr>
        <w:t>Duim</w:t>
      </w:r>
      <w:r w:rsidR="008F05F9" w:rsidRPr="008F05F9">
        <w:rPr>
          <w:lang w:val="nl-NL"/>
        </w:rPr>
        <w:t xml:space="preserve">: </w:t>
      </w:r>
    </w:p>
    <w:p w14:paraId="655BC0CF" w14:textId="6971C455" w:rsidR="001A4023" w:rsidRDefault="008F05F9">
      <w:pPr>
        <w:rPr>
          <w:lang w:val="nl-NL"/>
        </w:rPr>
      </w:pPr>
      <w:r w:rsidRPr="008F05F9">
        <w:rPr>
          <w:lang w:val="nl-NL"/>
        </w:rPr>
        <w:t>Kimi –</w:t>
      </w:r>
      <w:r w:rsidR="00073D5F">
        <w:rPr>
          <w:lang w:val="nl-NL"/>
        </w:rPr>
        <w:t xml:space="preserve"> De formulieren creëren die ik aangaf te maken</w:t>
      </w:r>
    </w:p>
    <w:p w14:paraId="5B68C6A0" w14:textId="75F991E6" w:rsidR="00073D5F" w:rsidRPr="008F05F9" w:rsidRDefault="00073D5F">
      <w:pPr>
        <w:rPr>
          <w:lang w:val="nl-NL"/>
        </w:rPr>
      </w:pPr>
      <w:r w:rsidRPr="4519BB62">
        <w:rPr>
          <w:lang w:val="nl-NL"/>
        </w:rPr>
        <w:t>Appie-</w:t>
      </w:r>
      <w:r w:rsidR="0C17A9B1" w:rsidRPr="4519BB62">
        <w:rPr>
          <w:lang w:val="nl-NL"/>
        </w:rPr>
        <w:t xml:space="preserve"> ik heb gewoon mijn issue kunnen afronden</w:t>
      </w:r>
    </w:p>
    <w:p w14:paraId="27DC61E7" w14:textId="77777777" w:rsidR="00073D5F" w:rsidRDefault="008F05F9">
      <w:pPr>
        <w:rPr>
          <w:lang w:val="nl-NL"/>
        </w:rPr>
      </w:pPr>
      <w:r w:rsidRPr="008F05F9">
        <w:rPr>
          <w:lang w:val="nl-NL"/>
        </w:rPr>
        <w:t xml:space="preserve">Wijsvinger: </w:t>
      </w:r>
    </w:p>
    <w:p w14:paraId="1B5E1956" w14:textId="4690460E" w:rsidR="008F05F9" w:rsidRDefault="008F05F9">
      <w:pPr>
        <w:rPr>
          <w:lang w:val="nl-NL"/>
        </w:rPr>
      </w:pPr>
      <w:r w:rsidRPr="008F05F9">
        <w:rPr>
          <w:lang w:val="nl-NL"/>
        </w:rPr>
        <w:t>Kimi –</w:t>
      </w:r>
      <w:r w:rsidR="00073D5F">
        <w:rPr>
          <w:lang w:val="nl-NL"/>
        </w:rPr>
        <w:t xml:space="preserve"> Afmaken wat mij deze sprint niet is gelukt</w:t>
      </w:r>
    </w:p>
    <w:p w14:paraId="71B7CC2A" w14:textId="4AF342F6" w:rsidR="00073D5F" w:rsidRPr="008F05F9" w:rsidRDefault="00073D5F">
      <w:pPr>
        <w:rPr>
          <w:lang w:val="nl-NL"/>
        </w:rPr>
      </w:pPr>
      <w:r w:rsidRPr="4519BB62">
        <w:rPr>
          <w:lang w:val="nl-NL"/>
        </w:rPr>
        <w:t>Appie-</w:t>
      </w:r>
      <w:r w:rsidR="3AA05A52" w:rsidRPr="4519BB62">
        <w:rPr>
          <w:lang w:val="nl-NL"/>
        </w:rPr>
        <w:t xml:space="preserve">  mijn andere issues af te maken</w:t>
      </w:r>
    </w:p>
    <w:p w14:paraId="60D20088" w14:textId="77777777" w:rsidR="00073D5F" w:rsidRDefault="008F05F9">
      <w:pPr>
        <w:rPr>
          <w:lang w:val="nl-NL"/>
        </w:rPr>
      </w:pPr>
      <w:r w:rsidRPr="008F05F9">
        <w:rPr>
          <w:lang w:val="nl-NL"/>
        </w:rPr>
        <w:t>Middelvinger:</w:t>
      </w:r>
    </w:p>
    <w:p w14:paraId="772386EB" w14:textId="4CA49416" w:rsidR="008F05F9" w:rsidRDefault="008F05F9">
      <w:pPr>
        <w:rPr>
          <w:lang w:val="nl-NL"/>
        </w:rPr>
      </w:pPr>
      <w:r>
        <w:rPr>
          <w:lang w:val="nl-NL"/>
        </w:rPr>
        <w:t xml:space="preserve"> Kimi – </w:t>
      </w:r>
      <w:r w:rsidR="00073D5F">
        <w:rPr>
          <w:lang w:val="nl-NL"/>
        </w:rPr>
        <w:t>De htmp server en emails die verstuurt worden na het registreren van een account</w:t>
      </w:r>
    </w:p>
    <w:p w14:paraId="2C818C86" w14:textId="712A0F8E" w:rsidR="00073D5F" w:rsidRDefault="00073D5F">
      <w:pPr>
        <w:rPr>
          <w:lang w:val="nl-NL"/>
        </w:rPr>
      </w:pPr>
      <w:r w:rsidRPr="4519BB62">
        <w:rPr>
          <w:lang w:val="nl-NL"/>
        </w:rPr>
        <w:t>Appie-</w:t>
      </w:r>
      <w:r w:rsidR="2F7D9121" w:rsidRPr="4519BB62">
        <w:rPr>
          <w:lang w:val="nl-NL"/>
        </w:rPr>
        <w:t xml:space="preserve"> het opstarten van alles, krijg de hele tijd errors in het begin met het project</w:t>
      </w:r>
    </w:p>
    <w:p w14:paraId="7889BAFB" w14:textId="77777777" w:rsidR="00073D5F" w:rsidRDefault="008F05F9">
      <w:pPr>
        <w:rPr>
          <w:lang w:val="nl-NL"/>
        </w:rPr>
      </w:pPr>
      <w:r>
        <w:rPr>
          <w:lang w:val="nl-NL"/>
        </w:rPr>
        <w:t xml:space="preserve">Ringvinger: </w:t>
      </w:r>
    </w:p>
    <w:p w14:paraId="6F934DAB" w14:textId="736B5ADD" w:rsidR="008F05F9" w:rsidRDefault="008F05F9">
      <w:pPr>
        <w:rPr>
          <w:lang w:val="nl-NL"/>
        </w:rPr>
      </w:pPr>
      <w:r>
        <w:rPr>
          <w:lang w:val="nl-NL"/>
        </w:rPr>
        <w:t>Kimi –</w:t>
      </w:r>
      <w:r w:rsidR="00E51228">
        <w:rPr>
          <w:lang w:val="nl-NL"/>
        </w:rPr>
        <w:t xml:space="preserve"> </w:t>
      </w:r>
      <w:r w:rsidR="00073D5F">
        <w:rPr>
          <w:lang w:val="nl-NL"/>
        </w:rPr>
        <w:t>De wachtwoord reset mails die verzonden worden na het aanmaken van een account</w:t>
      </w:r>
    </w:p>
    <w:p w14:paraId="31072D34" w14:textId="32F59662" w:rsidR="00073D5F" w:rsidRDefault="00073D5F">
      <w:pPr>
        <w:rPr>
          <w:lang w:val="nl-NL"/>
        </w:rPr>
      </w:pPr>
      <w:r w:rsidRPr="4519BB62">
        <w:rPr>
          <w:lang w:val="nl-NL"/>
        </w:rPr>
        <w:t>Appie-</w:t>
      </w:r>
      <w:r w:rsidR="78F8436B" w:rsidRPr="4519BB62">
        <w:rPr>
          <w:lang w:val="nl-NL"/>
        </w:rPr>
        <w:t xml:space="preserve"> we hebben nog niet de taken verdeeld dus ik weet nog niet wat</w:t>
      </w:r>
    </w:p>
    <w:p w14:paraId="29E857A4" w14:textId="77777777" w:rsidR="00073D5F" w:rsidRDefault="008F05F9">
      <w:pPr>
        <w:rPr>
          <w:lang w:val="nl-NL"/>
        </w:rPr>
      </w:pPr>
      <w:r>
        <w:rPr>
          <w:lang w:val="nl-NL"/>
        </w:rPr>
        <w:t xml:space="preserve">Pink: </w:t>
      </w:r>
    </w:p>
    <w:p w14:paraId="54C5CF88" w14:textId="61FC5F7E" w:rsidR="008F05F9" w:rsidRDefault="008F05F9">
      <w:pPr>
        <w:rPr>
          <w:lang w:val="nl-NL"/>
        </w:rPr>
      </w:pPr>
      <w:r>
        <w:rPr>
          <w:lang w:val="nl-NL"/>
        </w:rPr>
        <w:t xml:space="preserve">Kimi- </w:t>
      </w:r>
      <w:r w:rsidR="008B00DB">
        <w:rPr>
          <w:lang w:val="nl-NL"/>
        </w:rPr>
        <w:t>een gratis htmp server  vinden voor de mails</w:t>
      </w:r>
    </w:p>
    <w:p w14:paraId="17307156" w14:textId="28F5F8CE" w:rsidR="00000000" w:rsidRDefault="00073D5F">
      <w:pPr>
        <w:rPr>
          <w:lang w:val="nl-NL"/>
        </w:rPr>
      </w:pPr>
      <w:r w:rsidRPr="4519BB62">
        <w:rPr>
          <w:lang w:val="nl-NL"/>
        </w:rPr>
        <w:t>Appie-</w:t>
      </w:r>
      <w:r w:rsidR="0A5BBB0A" w:rsidRPr="4519BB62">
        <w:rPr>
          <w:lang w:val="nl-NL"/>
        </w:rPr>
        <w:t xml:space="preserve"> </w:t>
      </w:r>
      <w:r w:rsidR="5DAF2D61" w:rsidRPr="4519BB62">
        <w:rPr>
          <w:lang w:val="nl-NL"/>
        </w:rPr>
        <w:t>laravel errors</w:t>
      </w:r>
    </w:p>
    <w:p w14:paraId="5B32F3F5" w14:textId="19B04FD5" w:rsidR="008B4E03" w:rsidRPr="008F05F9" w:rsidRDefault="00073D5F">
      <w:pPr>
        <w:rPr>
          <w:lang w:val="nl-NL"/>
        </w:rPr>
      </w:pPr>
      <w:ins w:id="0" w:author="Microsoft Word" w:date="2025-04-25T11:40:00Z" w16du:dateUtc="2025-04-25T09:40:00Z">
        <w:r>
          <w:rPr>
            <w:lang w:val="nl-NL"/>
          </w:rPr>
          <w:lastRenderedPageBreak/>
          <w:t>Appie-</w:t>
        </w:r>
      </w:ins>
    </w:p>
    <w:sectPr w:rsidR="008B4E03" w:rsidRPr="008F0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73E"/>
    <w:rsid w:val="00073D5F"/>
    <w:rsid w:val="001971BD"/>
    <w:rsid w:val="001A4023"/>
    <w:rsid w:val="001B0429"/>
    <w:rsid w:val="00276539"/>
    <w:rsid w:val="00323AEC"/>
    <w:rsid w:val="003A2906"/>
    <w:rsid w:val="00485341"/>
    <w:rsid w:val="004A70F0"/>
    <w:rsid w:val="004C52A3"/>
    <w:rsid w:val="005C2D3E"/>
    <w:rsid w:val="0065300A"/>
    <w:rsid w:val="00663060"/>
    <w:rsid w:val="007D3A90"/>
    <w:rsid w:val="008B00DB"/>
    <w:rsid w:val="008B4E03"/>
    <w:rsid w:val="008F05F9"/>
    <w:rsid w:val="00913659"/>
    <w:rsid w:val="00955976"/>
    <w:rsid w:val="00B93C0A"/>
    <w:rsid w:val="00C316D4"/>
    <w:rsid w:val="00D5587A"/>
    <w:rsid w:val="00E51228"/>
    <w:rsid w:val="00E5473E"/>
    <w:rsid w:val="00EB7EC4"/>
    <w:rsid w:val="00F36285"/>
    <w:rsid w:val="0A5BBB0A"/>
    <w:rsid w:val="0C17A9B1"/>
    <w:rsid w:val="2F7D9121"/>
    <w:rsid w:val="3AA05A52"/>
    <w:rsid w:val="4519BB62"/>
    <w:rsid w:val="460AE616"/>
    <w:rsid w:val="5DAF2D61"/>
    <w:rsid w:val="78F843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7DBF"/>
  <w15:chartTrackingRefBased/>
  <w15:docId w15:val="{146E726E-35F3-49CC-B4DA-9D1F806B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73E"/>
    <w:rPr>
      <w:rFonts w:eastAsiaTheme="majorEastAsia" w:cstheme="majorBidi"/>
      <w:color w:val="272727" w:themeColor="text1" w:themeTint="D8"/>
    </w:rPr>
  </w:style>
  <w:style w:type="paragraph" w:styleId="Title">
    <w:name w:val="Title"/>
    <w:basedOn w:val="Normal"/>
    <w:next w:val="Normal"/>
    <w:link w:val="TitleChar"/>
    <w:uiPriority w:val="10"/>
    <w:qFormat/>
    <w:rsid w:val="00E54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73E"/>
    <w:pPr>
      <w:spacing w:before="160"/>
      <w:jc w:val="center"/>
    </w:pPr>
    <w:rPr>
      <w:i/>
      <w:iCs/>
      <w:color w:val="404040" w:themeColor="text1" w:themeTint="BF"/>
    </w:rPr>
  </w:style>
  <w:style w:type="character" w:customStyle="1" w:styleId="QuoteChar">
    <w:name w:val="Quote Char"/>
    <w:basedOn w:val="DefaultParagraphFont"/>
    <w:link w:val="Quote"/>
    <w:uiPriority w:val="29"/>
    <w:rsid w:val="00E5473E"/>
    <w:rPr>
      <w:i/>
      <w:iCs/>
      <w:color w:val="404040" w:themeColor="text1" w:themeTint="BF"/>
    </w:rPr>
  </w:style>
  <w:style w:type="paragraph" w:styleId="ListParagraph">
    <w:name w:val="List Paragraph"/>
    <w:basedOn w:val="Normal"/>
    <w:uiPriority w:val="34"/>
    <w:qFormat/>
    <w:rsid w:val="00E5473E"/>
    <w:pPr>
      <w:ind w:left="720"/>
      <w:contextualSpacing/>
    </w:pPr>
  </w:style>
  <w:style w:type="character" w:styleId="IntenseEmphasis">
    <w:name w:val="Intense Emphasis"/>
    <w:basedOn w:val="DefaultParagraphFont"/>
    <w:uiPriority w:val="21"/>
    <w:qFormat/>
    <w:rsid w:val="00E5473E"/>
    <w:rPr>
      <w:i/>
      <w:iCs/>
      <w:color w:val="0F4761" w:themeColor="accent1" w:themeShade="BF"/>
    </w:rPr>
  </w:style>
  <w:style w:type="paragraph" w:styleId="IntenseQuote">
    <w:name w:val="Intense Quote"/>
    <w:basedOn w:val="Normal"/>
    <w:next w:val="Normal"/>
    <w:link w:val="IntenseQuoteChar"/>
    <w:uiPriority w:val="30"/>
    <w:qFormat/>
    <w:rsid w:val="00E54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73E"/>
    <w:rPr>
      <w:i/>
      <w:iCs/>
      <w:color w:val="0F4761" w:themeColor="accent1" w:themeShade="BF"/>
    </w:rPr>
  </w:style>
  <w:style w:type="character" w:styleId="IntenseReference">
    <w:name w:val="Intense Reference"/>
    <w:basedOn w:val="DefaultParagraphFont"/>
    <w:uiPriority w:val="32"/>
    <w:qFormat/>
    <w:rsid w:val="00E547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 Borg</dc:creator>
  <cp:keywords/>
  <dc:description/>
  <cp:lastModifiedBy>Kimi Borg</cp:lastModifiedBy>
  <cp:revision>15</cp:revision>
  <dcterms:created xsi:type="dcterms:W3CDTF">2025-04-25T18:27:00Z</dcterms:created>
  <dcterms:modified xsi:type="dcterms:W3CDTF">2025-06-18T12:53:00Z</dcterms:modified>
</cp:coreProperties>
</file>